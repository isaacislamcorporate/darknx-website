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81F8"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 Engineering the Future of Thermal Management: </w:t>
      </w:r>
      <w:proofErr w:type="spellStart"/>
      <w:r w:rsidRPr="00D66F94">
        <w:rPr>
          <w:rFonts w:ascii="Aptos" w:eastAsia="Times New Roman" w:hAnsi="Aptos" w:cs="Times New Roman"/>
          <w:color w:val="212121"/>
          <w:kern w:val="0"/>
          <w14:ligatures w14:val="none"/>
        </w:rPr>
        <w:t>DarkNX</w:t>
      </w:r>
      <w:proofErr w:type="spellEnd"/>
      <w:r w:rsidRPr="00D66F94">
        <w:rPr>
          <w:rFonts w:ascii="Aptos" w:eastAsia="Times New Roman" w:hAnsi="Aptos" w:cs="Times New Roman"/>
          <w:color w:val="212121"/>
          <w:kern w:val="0"/>
          <w14:ligatures w14:val="none"/>
        </w:rPr>
        <w:t xml:space="preserve"> x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xml:space="preserve"> Scaling AI Infrastructure through the Leading Edge of Cooling Architecture</w:t>
      </w:r>
    </w:p>
    <w:p w14:paraId="00B0FDC9"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2104B0B5"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As the physical requirements of high-performance computing evolve, the limits of air cooling have become the limits of innovation. </w:t>
      </w:r>
      <w:proofErr w:type="spellStart"/>
      <w:r w:rsidRPr="00D66F94">
        <w:rPr>
          <w:rFonts w:ascii="Aptos" w:eastAsia="Times New Roman" w:hAnsi="Aptos" w:cs="Times New Roman"/>
          <w:color w:val="212121"/>
          <w:kern w:val="0"/>
          <w14:ligatures w14:val="none"/>
        </w:rPr>
        <w:t>DarkNX</w:t>
      </w:r>
      <w:proofErr w:type="spellEnd"/>
      <w:r w:rsidRPr="00D66F94">
        <w:rPr>
          <w:rFonts w:ascii="Aptos" w:eastAsia="Times New Roman" w:hAnsi="Aptos" w:cs="Times New Roman"/>
          <w:color w:val="212121"/>
          <w:kern w:val="0"/>
          <w14:ligatures w14:val="none"/>
        </w:rPr>
        <w:t xml:space="preserve"> is removing those barriers across our entire portfolio of data center projects by partnering with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the leader in advanced thermal technologies.</w:t>
      </w:r>
    </w:p>
    <w:p w14:paraId="4BFBDB6F"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181E01D6"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Together, we are moving away from traditional infrastructure to the leading edge of cooling architecture regardless of state of matter, ensuring that every </w:t>
      </w:r>
      <w:proofErr w:type="spellStart"/>
      <w:r w:rsidRPr="00D66F94">
        <w:rPr>
          <w:rFonts w:ascii="Aptos" w:eastAsia="Times New Roman" w:hAnsi="Aptos" w:cs="Times New Roman"/>
          <w:color w:val="212121"/>
          <w:kern w:val="0"/>
          <w14:ligatures w14:val="none"/>
        </w:rPr>
        <w:t>DarkNX</w:t>
      </w:r>
      <w:proofErr w:type="spellEnd"/>
      <w:r w:rsidRPr="00D66F94">
        <w:rPr>
          <w:rFonts w:ascii="Aptos" w:eastAsia="Times New Roman" w:hAnsi="Aptos" w:cs="Times New Roman"/>
          <w:color w:val="212121"/>
          <w:kern w:val="0"/>
          <w14:ligatures w14:val="none"/>
        </w:rPr>
        <w:t xml:space="preserve"> facility is purpose-built to handle the extreme heat profiles of next-generation GPU and AI clusters.</w:t>
      </w:r>
    </w:p>
    <w:p w14:paraId="52393C11"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78C24365"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The Power of Two-Phase Cooling</w:t>
      </w:r>
    </w:p>
    <w:p w14:paraId="4FA0771F"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5A06BCA6" w14:textId="6331FD79"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At the heart of this partnership is Two-Phase Direct-to-Chip cooling. Unlike standard liquid cooling, which simply moves heat through a fluid, two-phase cooling utilizes the latent heat of vaporization. A </w:t>
      </w:r>
      <w:commentRangeStart w:id="0"/>
      <w:del w:id="1" w:author="Liz Cruz" w:date="2026-02-13T09:14:00Z" w16du:dateUtc="2026-02-13T15:14:00Z">
        <w:r w:rsidRPr="00D66F94" w:rsidDel="003F0896">
          <w:rPr>
            <w:rFonts w:ascii="Aptos" w:eastAsia="Times New Roman" w:hAnsi="Aptos" w:cs="Times New Roman"/>
            <w:color w:val="212121"/>
            <w:kern w:val="0"/>
            <w14:ligatures w14:val="none"/>
          </w:rPr>
          <w:delText xml:space="preserve">specialized </w:delText>
        </w:r>
      </w:del>
      <w:commentRangeEnd w:id="0"/>
      <w:r w:rsidR="003F0896">
        <w:rPr>
          <w:rStyle w:val="CommentReference"/>
        </w:rPr>
        <w:commentReference w:id="0"/>
      </w:r>
      <w:ins w:id="2" w:author="Liz Cruz" w:date="2026-02-13T09:14:00Z" w16du:dateUtc="2026-02-13T15:14:00Z">
        <w:r w:rsidR="003F0896">
          <w:rPr>
            <w:rFonts w:ascii="Aptos" w:eastAsia="Times New Roman" w:hAnsi="Aptos" w:cs="Times New Roman"/>
            <w:color w:val="212121"/>
            <w:kern w:val="0"/>
            <w14:ligatures w14:val="none"/>
          </w:rPr>
          <w:t>non-conductive</w:t>
        </w:r>
        <w:r w:rsidR="003F0896" w:rsidRPr="00D66F94">
          <w:rPr>
            <w:rFonts w:ascii="Aptos" w:eastAsia="Times New Roman" w:hAnsi="Aptos" w:cs="Times New Roman"/>
            <w:color w:val="212121"/>
            <w:kern w:val="0"/>
            <w14:ligatures w14:val="none"/>
          </w:rPr>
          <w:t xml:space="preserve"> </w:t>
        </w:r>
      </w:ins>
      <w:r w:rsidRPr="00D66F94">
        <w:rPr>
          <w:rFonts w:ascii="Aptos" w:eastAsia="Times New Roman" w:hAnsi="Aptos" w:cs="Times New Roman"/>
          <w:color w:val="212121"/>
          <w:kern w:val="0"/>
          <w14:ligatures w14:val="none"/>
        </w:rPr>
        <w:t xml:space="preserve">dielectric refrigerant boils at the chip surface, absorbing exponentially more energy than water </w:t>
      </w:r>
      <w:proofErr w:type="gramStart"/>
      <w:r w:rsidRPr="00D66F94">
        <w:rPr>
          <w:rFonts w:ascii="Aptos" w:eastAsia="Times New Roman" w:hAnsi="Aptos" w:cs="Times New Roman"/>
          <w:color w:val="212121"/>
          <w:kern w:val="0"/>
          <w14:ligatures w14:val="none"/>
        </w:rPr>
        <w:t>alone—enabling</w:t>
      </w:r>
      <w:proofErr w:type="gramEnd"/>
      <w:r w:rsidRPr="00D66F94">
        <w:rPr>
          <w:rFonts w:ascii="Aptos" w:eastAsia="Times New Roman" w:hAnsi="Aptos" w:cs="Times New Roman"/>
          <w:color w:val="212121"/>
          <w:kern w:val="0"/>
          <w14:ligatures w14:val="none"/>
        </w:rPr>
        <w:t xml:space="preserve"> a new standard for data center efficiency and power.</w:t>
      </w:r>
    </w:p>
    <w:p w14:paraId="4F8004B8"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7D41ED91"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6543D500"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764F4E78"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A Partnership Built for Performance.</w:t>
      </w:r>
    </w:p>
    <w:p w14:paraId="5B8239E4"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2DF3DA0A"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Across our diverse project landscape, the integration of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xml:space="preserve">’ </w:t>
      </w:r>
      <w:proofErr w:type="spellStart"/>
      <w:r w:rsidRPr="00D66F94">
        <w:rPr>
          <w:rFonts w:ascii="Aptos" w:eastAsia="Times New Roman" w:hAnsi="Aptos" w:cs="Times New Roman"/>
          <w:color w:val="212121"/>
          <w:kern w:val="0"/>
          <w14:ligatures w14:val="none"/>
        </w:rPr>
        <w:t>NeuCool</w:t>
      </w:r>
      <w:proofErr w:type="spellEnd"/>
      <w:r w:rsidRPr="00D66F94">
        <w:rPr>
          <w:rFonts w:ascii="Aptos" w:eastAsia="Times New Roman" w:hAnsi="Aptos" w:cs="Times New Roman"/>
          <w:color w:val="212121"/>
          <w:kern w:val="0"/>
          <w14:ligatures w14:val="none"/>
        </w:rPr>
        <w:t>® technology provides a standardized, high-performance cooling stack that delivers:</w:t>
      </w:r>
    </w:p>
    <w:p w14:paraId="7F006EEC"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4EAC43E7" w14:textId="2E939D8F" w:rsidR="00D66F94" w:rsidRPr="00D66F94" w:rsidRDefault="00D66F94" w:rsidP="00D66F94">
      <w:pPr>
        <w:spacing w:after="0" w:line="240" w:lineRule="auto"/>
        <w:rPr>
          <w:rFonts w:ascii="Aptos" w:eastAsia="Times New Roman" w:hAnsi="Aptos" w:cs="Times New Roman"/>
          <w:color w:val="212121"/>
          <w:kern w:val="0"/>
          <w14:ligatures w14:val="none"/>
        </w:rPr>
      </w:pPr>
      <w:del w:id="3" w:author="Liz Cruz" w:date="2026-02-13T09:13:00Z" w16du:dateUtc="2026-02-13T15:13:00Z">
        <w:r w:rsidRPr="00D66F94" w:rsidDel="003F0896">
          <w:rPr>
            <w:rFonts w:ascii="Aptos" w:eastAsia="Times New Roman" w:hAnsi="Aptos" w:cs="Times New Roman"/>
            <w:color w:val="212121"/>
            <w:kern w:val="0"/>
            <w14:ligatures w14:val="none"/>
          </w:rPr>
          <w:delText>Megawatt-Level</w:delText>
        </w:r>
      </w:del>
      <w:ins w:id="4" w:author="Liz Cruz" w:date="2026-02-13T09:13:00Z" w16du:dateUtc="2026-02-13T15:13:00Z">
        <w:r w:rsidR="003F0896">
          <w:rPr>
            <w:rFonts w:ascii="Aptos" w:eastAsia="Times New Roman" w:hAnsi="Aptos" w:cs="Times New Roman"/>
            <w:color w:val="212121"/>
            <w:kern w:val="0"/>
            <w14:ligatures w14:val="none"/>
          </w:rPr>
          <w:t>Extreme</w:t>
        </w:r>
      </w:ins>
      <w:r w:rsidRPr="00D66F94">
        <w:rPr>
          <w:rFonts w:ascii="Aptos" w:eastAsia="Times New Roman" w:hAnsi="Aptos" w:cs="Times New Roman"/>
          <w:color w:val="212121"/>
          <w:kern w:val="0"/>
          <w14:ligatures w14:val="none"/>
        </w:rPr>
        <w:t xml:space="preserve"> Rack Densities: Our infrastructure is engineered to support megawatt-level rack densities, catering specifically to the extreme demands of </w:t>
      </w:r>
      <w:proofErr w:type="spellStart"/>
      <w:r w:rsidRPr="00D66F94">
        <w:rPr>
          <w:rFonts w:ascii="Aptos" w:eastAsia="Times New Roman" w:hAnsi="Aptos" w:cs="Times New Roman"/>
          <w:color w:val="212121"/>
          <w:kern w:val="0"/>
          <w14:ligatures w14:val="none"/>
        </w:rPr>
        <w:t>hyperscalers</w:t>
      </w:r>
      <w:proofErr w:type="spellEnd"/>
      <w:r w:rsidRPr="00D66F94">
        <w:rPr>
          <w:rFonts w:ascii="Aptos" w:eastAsia="Times New Roman" w:hAnsi="Aptos" w:cs="Times New Roman"/>
          <w:color w:val="212121"/>
          <w:kern w:val="0"/>
          <w14:ligatures w14:val="none"/>
        </w:rPr>
        <w:t xml:space="preserve"> and enterprise AI leaders. By </w:t>
      </w:r>
      <w:proofErr w:type="gramStart"/>
      <w:r w:rsidRPr="00D66F94">
        <w:rPr>
          <w:rFonts w:ascii="Aptos" w:eastAsia="Times New Roman" w:hAnsi="Aptos" w:cs="Times New Roman"/>
          <w:color w:val="212121"/>
          <w:kern w:val="0"/>
          <w14:ligatures w14:val="none"/>
        </w:rPr>
        <w:t xml:space="preserve">supporting </w:t>
      </w:r>
      <w:ins w:id="5" w:author="Liz Cruz" w:date="2026-02-13T09:13:00Z" w16du:dateUtc="2026-02-13T15:13:00Z">
        <w:r w:rsidR="003F0896">
          <w:rPr>
            <w:rFonts w:ascii="Aptos" w:eastAsia="Times New Roman" w:hAnsi="Aptos" w:cs="Times New Roman"/>
            <w:color w:val="212121"/>
            <w:kern w:val="0"/>
            <w14:ligatures w14:val="none"/>
          </w:rPr>
          <w:t xml:space="preserve"> rack</w:t>
        </w:r>
        <w:proofErr w:type="gramEnd"/>
        <w:r w:rsidR="003F0896">
          <w:rPr>
            <w:rFonts w:ascii="Aptos" w:eastAsia="Times New Roman" w:hAnsi="Aptos" w:cs="Times New Roman"/>
            <w:color w:val="212121"/>
            <w:kern w:val="0"/>
            <w14:ligatures w14:val="none"/>
          </w:rPr>
          <w:t xml:space="preserve"> densities </w:t>
        </w:r>
      </w:ins>
      <w:del w:id="6" w:author="Liz Cruz" w:date="2026-02-13T09:13:00Z" w16du:dateUtc="2026-02-13T15:13:00Z">
        <w:r w:rsidRPr="00D66F94" w:rsidDel="003F0896">
          <w:rPr>
            <w:rFonts w:ascii="Aptos" w:eastAsia="Times New Roman" w:hAnsi="Aptos" w:cs="Times New Roman"/>
            <w:color w:val="212121"/>
            <w:kern w:val="0"/>
            <w14:ligatures w14:val="none"/>
          </w:rPr>
          <w:delText>capacities of 2.3MW</w:delText>
        </w:r>
      </w:del>
      <w:ins w:id="7" w:author="Liz Cruz" w:date="2026-02-13T09:13:00Z" w16du:dateUtc="2026-02-13T15:13:00Z">
        <w:r w:rsidR="003F0896">
          <w:rPr>
            <w:rFonts w:ascii="Aptos" w:eastAsia="Times New Roman" w:hAnsi="Aptos" w:cs="Times New Roman"/>
            <w:color w:val="212121"/>
            <w:kern w:val="0"/>
            <w14:ligatures w14:val="none"/>
          </w:rPr>
          <w:t>of 250kW</w:t>
        </w:r>
      </w:ins>
      <w:r w:rsidRPr="00D66F94">
        <w:rPr>
          <w:rFonts w:ascii="Aptos" w:eastAsia="Times New Roman" w:hAnsi="Aptos" w:cs="Times New Roman"/>
          <w:color w:val="212121"/>
          <w:kern w:val="0"/>
          <w14:ligatures w14:val="none"/>
        </w:rPr>
        <w:t xml:space="preserve"> and beyond, we allow for the consolidation of massive compute power into a significantly smaller, more efficient footprint.</w:t>
      </w:r>
    </w:p>
    <w:p w14:paraId="41B5CB9C"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7650FF94"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 xml:space="preserve">Superior Thermal Stability: The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system ensures zero thermal throttling. The phase-change process provides a constant temperature environment for processors, ensuring that even the most intensive AI training workloads maintain peak clock speeds without fluctuation.</w:t>
      </w:r>
    </w:p>
    <w:p w14:paraId="1C69BDCA"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1FA2ACF3"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t>Sustainable Scaling: Our architecture is designed for environmental stewardship. By rejecting heat efficiently at higher temperatures, we can eliminate the need for evaporative cooling towers, reducing water consumption to near zero and driving PUE (Power Usage Effectiveness) toward the theoretical minimum.</w:t>
      </w:r>
    </w:p>
    <w:p w14:paraId="3ED1B374"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0DDE466E" w14:textId="77777777" w:rsidR="00D66F94" w:rsidRPr="00D66F94" w:rsidRDefault="00D66F94" w:rsidP="00D66F94">
      <w:pPr>
        <w:spacing w:after="0" w:line="240" w:lineRule="auto"/>
        <w:rPr>
          <w:rFonts w:ascii="Aptos" w:eastAsia="Times New Roman" w:hAnsi="Aptos" w:cs="Times New Roman"/>
          <w:color w:val="212121"/>
          <w:kern w:val="0"/>
          <w14:ligatures w14:val="none"/>
        </w:rPr>
      </w:pPr>
      <w:r w:rsidRPr="00D66F94">
        <w:rPr>
          <w:rFonts w:ascii="Aptos" w:eastAsia="Times New Roman" w:hAnsi="Aptos" w:cs="Times New Roman"/>
          <w:color w:val="212121"/>
          <w:kern w:val="0"/>
          <w14:ligatures w14:val="none"/>
        </w:rPr>
        <w:lastRenderedPageBreak/>
        <w:t xml:space="preserve">From retrofitting existing spaces to massive greenfield developments, the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xml:space="preserve"> partnership allows </w:t>
      </w:r>
      <w:proofErr w:type="spellStart"/>
      <w:r w:rsidRPr="00D66F94">
        <w:rPr>
          <w:rFonts w:ascii="Aptos" w:eastAsia="Times New Roman" w:hAnsi="Aptos" w:cs="Times New Roman"/>
          <w:color w:val="212121"/>
          <w:kern w:val="0"/>
          <w14:ligatures w14:val="none"/>
        </w:rPr>
        <w:t>DarkNX</w:t>
      </w:r>
      <w:proofErr w:type="spellEnd"/>
      <w:r w:rsidRPr="00D66F94">
        <w:rPr>
          <w:rFonts w:ascii="Aptos" w:eastAsia="Times New Roman" w:hAnsi="Aptos" w:cs="Times New Roman"/>
          <w:color w:val="212121"/>
          <w:kern w:val="0"/>
          <w14:ligatures w14:val="none"/>
        </w:rPr>
        <w:t xml:space="preserve"> to deploy modular, future-proof cooling that scales as chip wattages continue to climb from 1000W and beyond.</w:t>
      </w:r>
    </w:p>
    <w:p w14:paraId="2340A2E9"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01B679EC"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50700BD4"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
    <w:p w14:paraId="7582AD97" w14:textId="77777777" w:rsidR="00D66F94" w:rsidRPr="00D66F94" w:rsidRDefault="00D66F94" w:rsidP="00D66F94">
      <w:pPr>
        <w:spacing w:after="0" w:line="240" w:lineRule="auto"/>
        <w:rPr>
          <w:rFonts w:ascii="Aptos" w:eastAsia="Times New Roman" w:hAnsi="Aptos" w:cs="Times New Roman"/>
          <w:color w:val="212121"/>
          <w:kern w:val="0"/>
          <w14:ligatures w14:val="none"/>
        </w:rPr>
      </w:pPr>
      <w:proofErr w:type="spellStart"/>
      <w:r w:rsidRPr="00D66F94">
        <w:rPr>
          <w:rFonts w:ascii="Aptos" w:eastAsia="Times New Roman" w:hAnsi="Aptos" w:cs="Times New Roman"/>
          <w:color w:val="212121"/>
          <w:kern w:val="0"/>
          <w14:ligatures w14:val="none"/>
        </w:rPr>
        <w:t>DarkNX</w:t>
      </w:r>
      <w:proofErr w:type="spellEnd"/>
      <w:r w:rsidRPr="00D66F94">
        <w:rPr>
          <w:rFonts w:ascii="Aptos" w:eastAsia="Times New Roman" w:hAnsi="Aptos" w:cs="Times New Roman"/>
          <w:color w:val="212121"/>
          <w:kern w:val="0"/>
          <w14:ligatures w14:val="none"/>
        </w:rPr>
        <w:t xml:space="preserve"> and </w:t>
      </w:r>
      <w:proofErr w:type="spellStart"/>
      <w:r w:rsidRPr="00D66F94">
        <w:rPr>
          <w:rFonts w:ascii="Aptos" w:eastAsia="Times New Roman" w:hAnsi="Aptos" w:cs="Times New Roman"/>
          <w:color w:val="212121"/>
          <w:kern w:val="0"/>
          <w14:ligatures w14:val="none"/>
        </w:rPr>
        <w:t>Accelsius</w:t>
      </w:r>
      <w:proofErr w:type="spellEnd"/>
      <w:r w:rsidRPr="00D66F94">
        <w:rPr>
          <w:rFonts w:ascii="Aptos" w:eastAsia="Times New Roman" w:hAnsi="Aptos" w:cs="Times New Roman"/>
          <w:color w:val="212121"/>
          <w:kern w:val="0"/>
          <w14:ligatures w14:val="none"/>
        </w:rPr>
        <w:t>: Redefining the thermal envelope to power the global AI economy</w:t>
      </w:r>
    </w:p>
    <w:p w14:paraId="3B7D8B41" w14:textId="77777777" w:rsidR="00AC107B" w:rsidRDefault="00AC107B"/>
    <w:sectPr w:rsidR="00AC10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z Cruz" w:date="2026-02-13T09:14:00Z" w:initials="LC">
    <w:p w14:paraId="5671E17E" w14:textId="77777777" w:rsidR="003F0896" w:rsidRDefault="003F0896" w:rsidP="003F0896">
      <w:r>
        <w:rPr>
          <w:rStyle w:val="CommentReference"/>
        </w:rPr>
        <w:annotationRef/>
      </w:r>
      <w:r>
        <w:rPr>
          <w:sz w:val="20"/>
          <w:szCs w:val="20"/>
        </w:rPr>
        <w:t>It's actually a commonly used fluid in other applications, which we like to highlight so people don't feel like it will be hard to procure and/or is not widely tested.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1E1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C61AF4" w16cex:dateUtc="2026-02-13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1E17E" w16cid:durableId="6DC61A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z Cruz">
    <w15:presenceInfo w15:providerId="AD" w15:userId="S::lcruz@accelsius.com::e0b63575-736f-411d-8ec0-11119a4e5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94"/>
    <w:rsid w:val="003F0896"/>
    <w:rsid w:val="006D1D72"/>
    <w:rsid w:val="007776B5"/>
    <w:rsid w:val="00871A10"/>
    <w:rsid w:val="00AC107B"/>
    <w:rsid w:val="00D66F94"/>
    <w:rsid w:val="00FA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68C9A"/>
  <w15:chartTrackingRefBased/>
  <w15:docId w15:val="{70FA37CD-8806-BD40-A974-F3382867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F94"/>
    <w:rPr>
      <w:rFonts w:eastAsiaTheme="majorEastAsia" w:cstheme="majorBidi"/>
      <w:color w:val="272727" w:themeColor="text1" w:themeTint="D8"/>
    </w:rPr>
  </w:style>
  <w:style w:type="paragraph" w:styleId="Title">
    <w:name w:val="Title"/>
    <w:basedOn w:val="Normal"/>
    <w:next w:val="Normal"/>
    <w:link w:val="TitleChar"/>
    <w:uiPriority w:val="10"/>
    <w:qFormat/>
    <w:rsid w:val="00D66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F94"/>
    <w:pPr>
      <w:spacing w:before="160"/>
      <w:jc w:val="center"/>
    </w:pPr>
    <w:rPr>
      <w:i/>
      <w:iCs/>
      <w:color w:val="404040" w:themeColor="text1" w:themeTint="BF"/>
    </w:rPr>
  </w:style>
  <w:style w:type="character" w:customStyle="1" w:styleId="QuoteChar">
    <w:name w:val="Quote Char"/>
    <w:basedOn w:val="DefaultParagraphFont"/>
    <w:link w:val="Quote"/>
    <w:uiPriority w:val="29"/>
    <w:rsid w:val="00D66F94"/>
    <w:rPr>
      <w:i/>
      <w:iCs/>
      <w:color w:val="404040" w:themeColor="text1" w:themeTint="BF"/>
    </w:rPr>
  </w:style>
  <w:style w:type="paragraph" w:styleId="ListParagraph">
    <w:name w:val="List Paragraph"/>
    <w:basedOn w:val="Normal"/>
    <w:uiPriority w:val="34"/>
    <w:qFormat/>
    <w:rsid w:val="00D66F94"/>
    <w:pPr>
      <w:ind w:left="720"/>
      <w:contextualSpacing/>
    </w:pPr>
  </w:style>
  <w:style w:type="character" w:styleId="IntenseEmphasis">
    <w:name w:val="Intense Emphasis"/>
    <w:basedOn w:val="DefaultParagraphFont"/>
    <w:uiPriority w:val="21"/>
    <w:qFormat/>
    <w:rsid w:val="00D66F94"/>
    <w:rPr>
      <w:i/>
      <w:iCs/>
      <w:color w:val="0F4761" w:themeColor="accent1" w:themeShade="BF"/>
    </w:rPr>
  </w:style>
  <w:style w:type="paragraph" w:styleId="IntenseQuote">
    <w:name w:val="Intense Quote"/>
    <w:basedOn w:val="Normal"/>
    <w:next w:val="Normal"/>
    <w:link w:val="IntenseQuoteChar"/>
    <w:uiPriority w:val="30"/>
    <w:qFormat/>
    <w:rsid w:val="00D66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F94"/>
    <w:rPr>
      <w:i/>
      <w:iCs/>
      <w:color w:val="0F4761" w:themeColor="accent1" w:themeShade="BF"/>
    </w:rPr>
  </w:style>
  <w:style w:type="character" w:styleId="IntenseReference">
    <w:name w:val="Intense Reference"/>
    <w:basedOn w:val="DefaultParagraphFont"/>
    <w:uiPriority w:val="32"/>
    <w:qFormat/>
    <w:rsid w:val="00D66F94"/>
    <w:rPr>
      <w:b/>
      <w:bCs/>
      <w:smallCaps/>
      <w:color w:val="0F4761" w:themeColor="accent1" w:themeShade="BF"/>
      <w:spacing w:val="5"/>
    </w:rPr>
  </w:style>
  <w:style w:type="paragraph" w:styleId="Revision">
    <w:name w:val="Revision"/>
    <w:hidden/>
    <w:uiPriority w:val="99"/>
    <w:semiHidden/>
    <w:rsid w:val="00D66F94"/>
    <w:pPr>
      <w:spacing w:after="0" w:line="240" w:lineRule="auto"/>
    </w:pPr>
  </w:style>
  <w:style w:type="character" w:styleId="CommentReference">
    <w:name w:val="annotation reference"/>
    <w:basedOn w:val="DefaultParagraphFont"/>
    <w:uiPriority w:val="99"/>
    <w:semiHidden/>
    <w:unhideWhenUsed/>
    <w:rsid w:val="003F0896"/>
    <w:rPr>
      <w:sz w:val="16"/>
      <w:szCs w:val="16"/>
    </w:rPr>
  </w:style>
  <w:style w:type="paragraph" w:styleId="CommentText">
    <w:name w:val="annotation text"/>
    <w:basedOn w:val="Normal"/>
    <w:link w:val="CommentTextChar"/>
    <w:uiPriority w:val="99"/>
    <w:semiHidden/>
    <w:unhideWhenUsed/>
    <w:rsid w:val="003F0896"/>
    <w:pPr>
      <w:spacing w:line="240" w:lineRule="auto"/>
    </w:pPr>
    <w:rPr>
      <w:sz w:val="20"/>
      <w:szCs w:val="20"/>
    </w:rPr>
  </w:style>
  <w:style w:type="character" w:customStyle="1" w:styleId="CommentTextChar">
    <w:name w:val="Comment Text Char"/>
    <w:basedOn w:val="DefaultParagraphFont"/>
    <w:link w:val="CommentText"/>
    <w:uiPriority w:val="99"/>
    <w:semiHidden/>
    <w:rsid w:val="003F0896"/>
    <w:rPr>
      <w:sz w:val="20"/>
      <w:szCs w:val="20"/>
    </w:rPr>
  </w:style>
  <w:style w:type="paragraph" w:styleId="CommentSubject">
    <w:name w:val="annotation subject"/>
    <w:basedOn w:val="CommentText"/>
    <w:next w:val="CommentText"/>
    <w:link w:val="CommentSubjectChar"/>
    <w:uiPriority w:val="99"/>
    <w:semiHidden/>
    <w:unhideWhenUsed/>
    <w:rsid w:val="003F0896"/>
    <w:rPr>
      <w:b/>
      <w:bCs/>
    </w:rPr>
  </w:style>
  <w:style w:type="character" w:customStyle="1" w:styleId="CommentSubjectChar">
    <w:name w:val="Comment Subject Char"/>
    <w:basedOn w:val="CommentTextChar"/>
    <w:link w:val="CommentSubject"/>
    <w:uiPriority w:val="99"/>
    <w:semiHidden/>
    <w:rsid w:val="003F08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395</Words>
  <Characters>2218</Characters>
  <Application>Microsoft Office Word</Application>
  <DocSecurity>0</DocSecurity>
  <Lines>34</Lines>
  <Paragraphs>14</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Cruz</dc:creator>
  <cp:keywords/>
  <dc:description/>
  <cp:lastModifiedBy>Liz Cruz</cp:lastModifiedBy>
  <cp:revision>2</cp:revision>
  <dcterms:created xsi:type="dcterms:W3CDTF">2026-02-13T15:11:00Z</dcterms:created>
  <dcterms:modified xsi:type="dcterms:W3CDTF">2026-02-13T15:15:00Z</dcterms:modified>
</cp:coreProperties>
</file>